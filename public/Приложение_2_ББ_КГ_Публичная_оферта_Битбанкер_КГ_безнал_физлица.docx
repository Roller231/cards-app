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8FD" w:rsidRPr="00CB631D" w:rsidRDefault="005708FD" w:rsidP="005708FD">
      <w:pPr>
        <w:pStyle w:val="a7"/>
        <w:spacing w:before="180"/>
        <w:ind w:left="3961" w:right="280" w:hanging="1425"/>
        <w:jc w:val="right"/>
        <w:rPr>
          <w:rFonts w:asciiTheme="minorHAnsi" w:eastAsia="Times New Roman" w:hAnsiTheme="minorHAnsi" w:cstheme="minorHAnsi"/>
          <w:color w:val="000000"/>
        </w:rPr>
      </w:pPr>
      <w:r w:rsidRPr="00CB631D">
        <w:rPr>
          <w:rFonts w:asciiTheme="minorHAnsi" w:hAnsiTheme="minorHAnsi" w:cstheme="minorHAnsi"/>
          <w:b/>
          <w:bCs/>
          <w:color w:val="000000"/>
          <w:sz w:val="22"/>
          <w:szCs w:val="22"/>
        </w:rPr>
        <w:t xml:space="preserve">ПРИЛОЖЕНИЕ </w:t>
      </w:r>
      <w:r>
        <w:rPr>
          <w:rFonts w:asciiTheme="minorHAnsi" w:hAnsiTheme="minorHAnsi" w:cstheme="minorHAnsi"/>
          <w:b/>
          <w:bCs/>
          <w:color w:val="000000"/>
          <w:sz w:val="22"/>
          <w:szCs w:val="22"/>
        </w:rPr>
        <w:t>2</w:t>
      </w:r>
      <w:r w:rsidRPr="00CB631D">
        <w:rPr>
          <w:rFonts w:asciiTheme="minorHAnsi" w:hAnsiTheme="minorHAnsi" w:cstheme="minorHAnsi"/>
          <w:b/>
          <w:bCs/>
          <w:color w:val="000000"/>
          <w:sz w:val="22"/>
          <w:szCs w:val="22"/>
        </w:rPr>
        <w:br/>
      </w:r>
      <w:r w:rsidRPr="00CB631D">
        <w:rPr>
          <w:rFonts w:asciiTheme="minorHAnsi" w:hAnsiTheme="minorHAnsi" w:cstheme="minorHAnsi"/>
          <w:color w:val="000000"/>
          <w:sz w:val="22"/>
          <w:szCs w:val="22"/>
        </w:rPr>
        <w:t xml:space="preserve">к </w:t>
      </w:r>
      <w:r w:rsidRPr="00CB631D">
        <w:rPr>
          <w:rFonts w:asciiTheme="minorHAnsi" w:hAnsiTheme="minorHAnsi" w:cstheme="minorHAnsi"/>
          <w:color w:val="1B1B1B"/>
          <w:sz w:val="22"/>
          <w:szCs w:val="22"/>
        </w:rPr>
        <w:t>АГЕНТСКОМУ ДОГОВОРУ</w:t>
      </w:r>
      <w:r w:rsidRPr="00CB631D">
        <w:rPr>
          <w:rFonts w:asciiTheme="minorHAnsi" w:hAnsiTheme="minorHAnsi" w:cstheme="minorHAnsi"/>
          <w:color w:val="1B1B1B"/>
          <w:sz w:val="22"/>
          <w:szCs w:val="22"/>
        </w:rPr>
        <w:br/>
        <w:t xml:space="preserve">№ </w:t>
      </w:r>
      <w:r w:rsidRPr="00CB631D">
        <w:rPr>
          <w:rFonts w:asciiTheme="minorHAnsi" w:hAnsiTheme="minorHAnsi" w:cstheme="minorHAnsi"/>
          <w:b/>
          <w:bCs/>
          <w:color w:val="1B1B1B"/>
          <w:sz w:val="22"/>
          <w:szCs w:val="22"/>
        </w:rPr>
        <w:t>BBKG</w:t>
      </w:r>
      <w:r w:rsidR="007C7D02">
        <w:rPr>
          <w:rFonts w:asciiTheme="minorHAnsi" w:hAnsiTheme="minorHAnsi" w:cstheme="minorHAnsi"/>
          <w:b/>
          <w:bCs/>
          <w:color w:val="1B1B1B"/>
          <w:sz w:val="22"/>
          <w:szCs w:val="22"/>
        </w:rPr>
        <w:t>-</w:t>
      </w:r>
      <w:r w:rsidR="006C131A" w:rsidRPr="006C131A">
        <w:rPr>
          <w:rFonts w:asciiTheme="minorHAnsi" w:hAnsiTheme="minorHAnsi" w:cstheme="minorHAnsi"/>
          <w:b/>
          <w:bCs/>
          <w:color w:val="1B1B1B"/>
          <w:sz w:val="22"/>
          <w:szCs w:val="22"/>
        </w:rPr>
        <w:t>PRTP-1806</w:t>
      </w:r>
      <w:r w:rsidR="006C131A">
        <w:rPr>
          <w:rFonts w:asciiTheme="minorHAnsi" w:hAnsiTheme="minorHAnsi" w:cstheme="minorHAnsi"/>
          <w:b/>
          <w:bCs/>
          <w:color w:val="1B1B1B"/>
          <w:sz w:val="22"/>
          <w:szCs w:val="22"/>
        </w:rPr>
        <w:t>/2</w:t>
      </w:r>
      <w:r w:rsidR="006C131A" w:rsidRPr="006C131A">
        <w:rPr>
          <w:rFonts w:asciiTheme="minorHAnsi" w:hAnsiTheme="minorHAnsi" w:cstheme="minorHAnsi"/>
          <w:b/>
          <w:bCs/>
          <w:color w:val="1B1B1B"/>
          <w:sz w:val="22"/>
          <w:szCs w:val="22"/>
        </w:rPr>
        <w:t>6</w:t>
      </w:r>
      <w:r w:rsidR="00FE1856">
        <w:rPr>
          <w:rFonts w:asciiTheme="minorHAnsi" w:hAnsiTheme="minorHAnsi" w:cstheme="minorHAnsi"/>
          <w:color w:val="1B1B1B"/>
          <w:sz w:val="22"/>
          <w:szCs w:val="22"/>
        </w:rPr>
        <w:t xml:space="preserve"> от 18</w:t>
      </w:r>
      <w:r w:rsidRPr="00CB631D">
        <w:rPr>
          <w:rFonts w:asciiTheme="minorHAnsi" w:hAnsiTheme="minorHAnsi" w:cstheme="minorHAnsi"/>
          <w:b/>
          <w:bCs/>
          <w:color w:val="1B1B1B"/>
          <w:sz w:val="22"/>
          <w:szCs w:val="22"/>
        </w:rPr>
        <w:t>.</w:t>
      </w:r>
      <w:r w:rsidR="00FE1856">
        <w:rPr>
          <w:rFonts w:asciiTheme="minorHAnsi" w:hAnsiTheme="minorHAnsi" w:cstheme="minorHAnsi"/>
          <w:color w:val="1B1B1B"/>
          <w:sz w:val="22"/>
          <w:szCs w:val="22"/>
        </w:rPr>
        <w:t>06</w:t>
      </w:r>
      <w:bookmarkStart w:id="0" w:name="_GoBack"/>
      <w:bookmarkEnd w:id="0"/>
      <w:r w:rsidRPr="00CB631D">
        <w:rPr>
          <w:rFonts w:asciiTheme="minorHAnsi" w:hAnsiTheme="minorHAnsi" w:cstheme="minorHAnsi"/>
          <w:color w:val="1B1B1B"/>
          <w:sz w:val="22"/>
          <w:szCs w:val="22"/>
        </w:rPr>
        <w:t>.2026</w:t>
      </w:r>
    </w:p>
    <w:p w:rsidR="000F71E8" w:rsidRDefault="000F71E8">
      <w:pPr>
        <w:widowControl/>
        <w:spacing w:line="259" w:lineRule="auto"/>
        <w:jc w:val="right"/>
        <w:rPr>
          <w:rFonts w:ascii="Times New Roman" w:eastAsia="Times New Roman" w:hAnsi="Times New Roman" w:cs="Times New Roman"/>
          <w:b/>
          <w:bCs/>
          <w:sz w:val="20"/>
          <w:szCs w:val="20"/>
        </w:rPr>
      </w:pPr>
    </w:p>
    <w:p w:rsidR="000F71E8" w:rsidRDefault="000F71E8">
      <w:pPr>
        <w:widowControl/>
        <w:spacing w:line="276" w:lineRule="auto"/>
        <w:rPr>
          <w:rFonts w:ascii="Times New Roman" w:eastAsia="Times New Roman" w:hAnsi="Times New Roman" w:cs="Times New Roman"/>
          <w:b/>
          <w:bCs/>
        </w:rPr>
      </w:pPr>
    </w:p>
    <w:p w:rsidR="000F71E8" w:rsidRDefault="00F42C7C">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bCs/>
        </w:rPr>
        <w:t>ПУБЛИЧНАЯ ОФЕРТА</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bCs/>
        </w:rPr>
        <w:t>(предложение о заключении договора присоединения)</w:t>
      </w: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об использовании оператора обмена виртуальных активов </w:t>
      </w:r>
      <w:r w:rsidR="006C131A" w:rsidRPr="006C131A">
        <w:rPr>
          <w:rStyle w:val="a6"/>
        </w:rPr>
        <w:t>https://t.me/exprontopay_bot</w:t>
      </w:r>
      <w:r w:rsidRPr="006C131A">
        <w:rPr>
          <w:rStyle w:val="a6"/>
          <w:highlight w:val="yellow"/>
        </w:rPr>
        <w:br/>
      </w:r>
      <w:proofErr w:type="spellStart"/>
      <w:r>
        <w:rPr>
          <w:rFonts w:ascii="Times New Roman" w:eastAsia="Times New Roman" w:hAnsi="Times New Roman" w:cs="Times New Roman"/>
          <w:b/>
          <w:bCs/>
        </w:rPr>
        <w:t>ОсОО</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Битбанкер</w:t>
      </w:r>
      <w:proofErr w:type="spellEnd"/>
      <w:r>
        <w:rPr>
          <w:rFonts w:ascii="Times New Roman" w:eastAsia="Times New Roman" w:hAnsi="Times New Roman" w:cs="Times New Roman"/>
          <w:b/>
          <w:bCs/>
        </w:rPr>
        <w:t xml:space="preserve"> КГ»</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ind w:firstLine="566"/>
        <w:jc w:val="both"/>
        <w:rPr>
          <w:rFonts w:ascii="Times New Roman" w:eastAsia="Times New Roman" w:hAnsi="Times New Roman" w:cs="Times New Roman"/>
        </w:rPr>
      </w:pPr>
      <w:proofErr w:type="gramStart"/>
      <w:r>
        <w:rPr>
          <w:rFonts w:ascii="Times New Roman" w:eastAsia="Times New Roman" w:hAnsi="Times New Roman" w:cs="Times New Roman"/>
        </w:rPr>
        <w:t>Настоящая Публичная оферта (далее - «Договор») является официальным публичным предложением Общества с ограниченной ответственностью «</w:t>
      </w:r>
      <w:proofErr w:type="spellStart"/>
      <w:r>
        <w:rPr>
          <w:rFonts w:ascii="Times New Roman" w:eastAsia="Times New Roman" w:hAnsi="Times New Roman" w:cs="Times New Roman"/>
        </w:rPr>
        <w:t>Битбанкер</w:t>
      </w:r>
      <w:proofErr w:type="spellEnd"/>
      <w:r>
        <w:rPr>
          <w:rFonts w:ascii="Times New Roman" w:eastAsia="Times New Roman" w:hAnsi="Times New Roman" w:cs="Times New Roman"/>
        </w:rPr>
        <w:t xml:space="preserve"> КГ», именуемого далее «Оператор» (</w:t>
      </w:r>
      <w:r>
        <w:rPr>
          <w:rFonts w:ascii="Times New Roman" w:eastAsia="Times New Roman" w:hAnsi="Times New Roman" w:cs="Times New Roman"/>
          <w:i/>
          <w:iCs/>
        </w:rPr>
        <w:t xml:space="preserve">Лицензия на право осуществления деятельности поставщика услуг виртуальных активов № 190 от 28.08.2025, выданная Службой регулирования и надзора за финансовым рынком при Министерстве экономики и коммерции </w:t>
      </w:r>
      <w:proofErr w:type="spellStart"/>
      <w:r>
        <w:rPr>
          <w:rFonts w:ascii="Times New Roman" w:eastAsia="Times New Roman" w:hAnsi="Times New Roman" w:cs="Times New Roman"/>
          <w:i/>
          <w:iCs/>
        </w:rPr>
        <w:t>Кыргызской</w:t>
      </w:r>
      <w:proofErr w:type="spellEnd"/>
      <w:r>
        <w:rPr>
          <w:rFonts w:ascii="Times New Roman" w:eastAsia="Times New Roman" w:hAnsi="Times New Roman" w:cs="Times New Roman"/>
          <w:i/>
          <w:iCs/>
        </w:rPr>
        <w:t xml:space="preserve"> Республики</w:t>
      </w:r>
      <w:r>
        <w:rPr>
          <w:rFonts w:ascii="Times New Roman" w:eastAsia="Times New Roman" w:hAnsi="Times New Roman" w:cs="Times New Roman"/>
        </w:rPr>
        <w:t>), о заключении договора на оказание Оператором и получение Пользователем услуг</w:t>
      </w:r>
      <w:r w:rsidR="00D503DB">
        <w:rPr>
          <w:rFonts w:ascii="Times New Roman" w:eastAsia="Times New Roman" w:hAnsi="Times New Roman" w:cs="Times New Roman"/>
          <w:lang w:val="ru-RU"/>
        </w:rPr>
        <w:t xml:space="preserve"> </w:t>
      </w:r>
      <w:r>
        <w:rPr>
          <w:rFonts w:ascii="Times New Roman" w:eastAsia="Times New Roman" w:hAnsi="Times New Roman" w:cs="Times New Roman"/>
        </w:rPr>
        <w:t>покупке Оператором виртуальных активов для</w:t>
      </w:r>
      <w:proofErr w:type="gramEnd"/>
      <w:r>
        <w:rPr>
          <w:rFonts w:ascii="Times New Roman" w:eastAsia="Times New Roman" w:hAnsi="Times New Roman" w:cs="Times New Roman"/>
        </w:rPr>
        <w:t xml:space="preserve"> Пользователя (вместе услуги Обмена) посредством Системы </w:t>
      </w:r>
      <w:r w:rsidR="007378A3" w:rsidRPr="006C131A">
        <w:t>«</w:t>
      </w:r>
      <w:proofErr w:type="spellStart"/>
      <w:r w:rsidR="006C131A" w:rsidRPr="006C131A">
        <w:t>ProntoPay</w:t>
      </w:r>
      <w:proofErr w:type="spellEnd"/>
      <w:r w:rsidR="007378A3" w:rsidRPr="006C131A">
        <w:t xml:space="preserve">» </w:t>
      </w:r>
      <w:r w:rsidRPr="006C131A">
        <w:t>(</w:t>
      </w:r>
      <w:r w:rsidR="006C131A" w:rsidRPr="006C131A">
        <w:rPr>
          <w:rStyle w:val="a6"/>
        </w:rPr>
        <w:t>https://t.me/exprontopay_bot</w:t>
      </w:r>
      <w:r w:rsidRPr="006C131A">
        <w:t>)</w:t>
      </w:r>
      <w:r>
        <w:rPr>
          <w:rFonts w:ascii="Times New Roman" w:eastAsia="Times New Roman" w:hAnsi="Times New Roman" w:cs="Times New Roman"/>
          <w:b/>
          <w:bCs/>
        </w:rPr>
        <w:t xml:space="preserve"> </w:t>
      </w:r>
      <w:r>
        <w:rPr>
          <w:rFonts w:ascii="Times New Roman" w:eastAsia="Times New Roman" w:hAnsi="Times New Roman" w:cs="Times New Roman"/>
        </w:rPr>
        <w:t xml:space="preserve">(далее - «Система»), в том числе через мобильное приложение и веб-сайт Оператора, с дееспособным физическим лицом, достигшим 18 (восемнадцати) лет, а также юридическим </w:t>
      </w:r>
      <w:proofErr w:type="gramStart"/>
      <w:r>
        <w:rPr>
          <w:rFonts w:ascii="Times New Roman" w:eastAsia="Times New Roman" w:hAnsi="Times New Roman" w:cs="Times New Roman"/>
        </w:rPr>
        <w:t>лицам</w:t>
      </w:r>
      <w:proofErr w:type="gramEnd"/>
      <w:r>
        <w:rPr>
          <w:rFonts w:ascii="Times New Roman" w:eastAsia="Times New Roman" w:hAnsi="Times New Roman" w:cs="Times New Roman"/>
        </w:rPr>
        <w:t xml:space="preserve"> именуемым далее «Пользователь», далее совместно именуемыми «Стороны», на условиях,  изложенных в настоящем Договоре.</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Договор об использовании услуг Обмена считается заключенным и приобретает силу договора с момента совершения Пользователем действий, предусмотренных в настоящем Договоре и означающих полное и безоговорочное принятие (акцепт) этим Пользователем всех условий настоящего Договора без каких-либо изъятий или ограничений, на условиях присоединения. Совершая действия по принятию (акцепту) настоящего Договора, Пользователь – физическое лицо, подтверждает свою правоспособность и дееспособность, достижение 18-летнего возраста, статус индивидуального предпринимателя, а также законное право и отсутствие ограничений Пользователя вступать в договорные отношения с Оператором Системы. Если Пользователь не согласен с условиями настоящего Договора полностью или частично, то Пользователь обязан отказаться от пользования Системой.</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Срок действия Договора неограничен.</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Действующая версия Договора размещена на публичных информационных ресурсах Оператора для ознакомления в обязательном порядке до момента совершения Пользователем действий по принятию условий Договора (акцепта). Пользователь может получить дополнительную информацию по настоящему Договору, информацию об использовании Системы, расторжении Договора, Тарифах за услуги Оператора на публичных информационных ресурсах Оператора.</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1. Общие положения</w:t>
      </w:r>
    </w:p>
    <w:p w:rsidR="000F71E8" w:rsidRDefault="000F71E8">
      <w:pPr>
        <w:widowControl/>
        <w:spacing w:line="276" w:lineRule="auto"/>
        <w:jc w:val="center"/>
        <w:rPr>
          <w:rFonts w:ascii="Times New Roman" w:eastAsia="Times New Roman" w:hAnsi="Times New Roman" w:cs="Times New Roman"/>
          <w:b/>
          <w:bCs/>
        </w:rPr>
      </w:pPr>
    </w:p>
    <w:p w:rsidR="000F71E8" w:rsidRDefault="00F42C7C">
      <w:pPr>
        <w:widowControl/>
        <w:spacing w:line="276" w:lineRule="auto"/>
        <w:ind w:firstLine="566"/>
        <w:rPr>
          <w:rFonts w:ascii="Times New Roman" w:eastAsia="Times New Roman" w:hAnsi="Times New Roman" w:cs="Times New Roman"/>
        </w:rPr>
      </w:pPr>
      <w:r>
        <w:rPr>
          <w:rFonts w:ascii="Times New Roman" w:eastAsia="Times New Roman" w:hAnsi="Times New Roman" w:cs="Times New Roman"/>
        </w:rPr>
        <w:t>1.1. Термины и определения: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Виртуальный актив - 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Денежные средства – средства в сомах и/или иной иностранной валюте, находящиеся в кассе, на расчетном, валютном и других счетах в банках и/или других учреждениях (включая лицевые счета поставщиков товаров и услуг), а также для целей настоящего Договора под "денежными средствами", "переводом денежных средств" могут в зависимости от контекста и особенностей оказания соответствующих услуг также пониматься «электронные деньги» и соответствующие операции с «электронными деньгами».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Заявка – безотзывное поручение, направленное со стороны Пользователя в адрес Оператора посредством Системы в установленной Системой форме о предоставлении или оказании необходимых услуг по покупке и продаже (обмену) виртуальных активов и (или) обмена между виртуальными активами.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Идентификация - процедура установления идентификационных данных о пользователе и бенефициарном владельце пользователя.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Контрагент – третье лицо, с которым Оператором установлены договорные отношения, участие которого необходимо для проведения Обмена.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Лицевой счет </w:t>
      </w:r>
      <w:r>
        <w:rPr>
          <w:rFonts w:ascii="Times New Roman" w:eastAsia="Times New Roman" w:hAnsi="Times New Roman" w:cs="Times New Roman"/>
          <w:b/>
          <w:bCs/>
        </w:rPr>
        <w:t xml:space="preserve">– </w:t>
      </w:r>
      <w:r>
        <w:rPr>
          <w:rFonts w:ascii="Times New Roman" w:eastAsia="Times New Roman" w:hAnsi="Times New Roman" w:cs="Times New Roman"/>
        </w:rPr>
        <w:t>личный кабинет Пользователя в Системе Оператора, идентифицированный личным e–</w:t>
      </w:r>
      <w:proofErr w:type="spellStart"/>
      <w:r>
        <w:rPr>
          <w:rFonts w:ascii="Times New Roman" w:eastAsia="Times New Roman" w:hAnsi="Times New Roman" w:cs="Times New Roman"/>
        </w:rPr>
        <w:t>mail</w:t>
      </w:r>
      <w:proofErr w:type="spellEnd"/>
      <w:r>
        <w:rPr>
          <w:rFonts w:ascii="Times New Roman" w:eastAsia="Times New Roman" w:hAnsi="Times New Roman" w:cs="Times New Roman"/>
        </w:rPr>
        <w:t xml:space="preserve"> адресом Пользователя, с алгоритмом доступа, определенным правилами регистрации и пользования Системой.</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Меры ПФТД/ЛПД – мероприятия, проводимые Оператором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Обмен – совокупность операций, производимых Оператором в целях исполнения Заявки Пользователя связанная с перемещением денежных средств/виртуальных активов между Оператором и Пользователем с использованием различных инструментов и на основании установленных Оператором договорных взаимоотношений с контрагентами, по указанным Пользователем реквизитам.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Оператор – </w:t>
      </w:r>
      <w:proofErr w:type="spellStart"/>
      <w:r>
        <w:rPr>
          <w:rFonts w:ascii="Times New Roman" w:eastAsia="Times New Roman" w:hAnsi="Times New Roman" w:cs="Times New Roman"/>
        </w:rPr>
        <w:t>ОсОО</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Битбанкер</w:t>
      </w:r>
      <w:proofErr w:type="spellEnd"/>
      <w:r>
        <w:rPr>
          <w:rFonts w:ascii="Times New Roman" w:eastAsia="Times New Roman" w:hAnsi="Times New Roman" w:cs="Times New Roman"/>
        </w:rPr>
        <w:t xml:space="preserve"> КГ», предоставляющее услуги виртуальных активов и выполняющее функции координации и обеспечения надлежащей деятельности Системы в целом.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Период исполнения Заявки – </w:t>
      </w:r>
      <w:proofErr w:type="gramStart"/>
      <w:r>
        <w:rPr>
          <w:rFonts w:ascii="Times New Roman" w:eastAsia="Times New Roman" w:hAnsi="Times New Roman" w:cs="Times New Roman"/>
        </w:rPr>
        <w:t>период</w:t>
      </w:r>
      <w:proofErr w:type="gramEnd"/>
      <w:r>
        <w:rPr>
          <w:rFonts w:ascii="Times New Roman" w:eastAsia="Times New Roman" w:hAnsi="Times New Roman" w:cs="Times New Roman"/>
        </w:rPr>
        <w:t xml:space="preserve"> времени </w:t>
      </w:r>
      <w:proofErr w:type="gramStart"/>
      <w:r>
        <w:rPr>
          <w:rFonts w:ascii="Times New Roman" w:eastAsia="Times New Roman" w:hAnsi="Times New Roman" w:cs="Times New Roman"/>
        </w:rPr>
        <w:t>который</w:t>
      </w:r>
      <w:proofErr w:type="gramEnd"/>
      <w:r>
        <w:rPr>
          <w:rFonts w:ascii="Times New Roman" w:eastAsia="Times New Roman" w:hAnsi="Times New Roman" w:cs="Times New Roman"/>
        </w:rPr>
        <w:t xml:space="preserve">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Пользователь – физическое лицо, достигшее 18 (восемнадцати) лет, правоспособное и дееспособное, в том числе физическое лицо, осуществляющее предпринимательскую деятельность или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 (платежи).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Рабочий день – календарный день, определенный рабочим днем согласно производственному календарю Кыргызской Республики, периодом с 09:00 до 18:00 (время Бишкек).</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РНКО – Общество с ограниченной ответственностью расчетная небанковская кредитная организация "ЦИФРОВЫЕ РЕШЕНИЯ" - юридическое лицо, осуществляющее операции по Счету Оператора в рамках исполнения Заявок по настоящему Договору, предусматривающих расчеты в рублях Российской Федерации.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Счет – под счетами Пользователя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Счет Оператора – банковский номинальный счет в РНКО, открываемый Оператору как владельцу счета для учета и совершения операций с денежными средствами, права на которые принадлежат Пользователям, в рамках осуществления Пользователями посредством Системы реализации Заявок. </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Система – это программное обеспечение Оператора, имеющее пользовательский интерфейс как в виде мобильного приложения, так и веб-интерфейса, предназначенное для Пользователей Системы, которое позволяет Пользователям использовать Систему посредством интернет-соединения в целях получения услуг Обмена, предоставляемых Оператором и использовать другие сервисы, не противоречащие законодательству Кыргызской Республики.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Тариф - определенная сумма денежных средств, дополнительно взимаемая в качестве компенсации расходов и/или вознаграждения Оператора Системы, связанных с исполнением Оператором Системы своих обязательств по настоящему Договору.</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Услуги виртуальных активов– лицензионная деятельность, осуществляемая Оператором в качестве поставщика услуг виртуальных активов, предоставляющая право Оператору на оказание услуг покупки и продажи (обмена) виртуальных активов и (или) обмена между виртуальными активами от своего имени в целях исполнения Платежа.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Устройство Пользователя — находящееся в законном владении Пользователя сертифицированное пользовательское (оконечное) оборудование, позволяющее пользоваться услугами Обмена, обеспечивающее Пользователю доступ к услугам Оператора посредством подключения данного оконечного оборудования к сети связи Оператора, в том числе персональный компьютер.</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Участник системы – Оператор Системы, Пользователь, Поставщик и иные лица, имеющие право доступа к Системе.</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1.2. Оператор не предоставляет каких-либо услуг по индивидуальной настройке Устройств Пользователя, в том числе с выездом по месту жительства или работы Пользователя.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1.3. Вся текстовая информация и графические изображения, находящиеся на Веб-сайте Системы и/или Мобильном приложении, являются собственностью Оператора и/или его партнеров. Перепечатка, воспроизведение в любой форме любых материалов возможны только с предварительного письменного разрешения Оператора Системы. Такие материалы могут быть использованы только в информационных, некоммерческих или личных целях.</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1.4. Приняв все условия настоящего Договора, Пользователь тем самым выражает свое согласие на получение рассылки материалов информационного/рекламного характера на номер телефона, который указывается при регистрации в Системе;</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1.5. Приняв все условия настоящего Договора, Пользователь тем самым выражает свое согласие с тем, что виртуальные активы не являются средством платежа, не обеспечиваются </w:t>
      </w:r>
      <w:r>
        <w:rPr>
          <w:rFonts w:ascii="Times New Roman" w:eastAsia="Times New Roman" w:hAnsi="Times New Roman" w:cs="Times New Roman"/>
        </w:rPr>
        <w:lastRenderedPageBreak/>
        <w:t>государством и приобретение виртуальных активов может привести к полной потере денежных средств и иных объектов гражданских прав, переданных в обмен на виртуальные активы (в том числе в результате волатильности стоимости виртуальных активов, технических сбоев (ошибок); совершения противоправных действий, включая хищение).</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1.6. Пользователь, принимая условия настоящей Оферты, также подтверждает свое согласие и обязательство соблюдать внутренние документы Оператора, размещенные на официальном сайте, включая, но не ограничиваясь: Политикой противодействия легализации преступных доходов и финансированию терроризма (AML/KYC), Политикой конфиденциальности, Правилами обмена виртуальных активов (Публичная оферта) и иными регламентами, положениями и правилами, являющимися неотъемлемой частью настоящей Оферты.</w:t>
      </w:r>
    </w:p>
    <w:p w:rsidR="000F71E8" w:rsidRDefault="00F42C7C">
      <w:pPr>
        <w:widowControl/>
        <w:spacing w:line="276" w:lineRule="auto"/>
        <w:ind w:firstLine="566"/>
        <w:jc w:val="both"/>
        <w:rPr>
          <w:rFonts w:ascii="Times New Roman" w:eastAsia="Times New Roman" w:hAnsi="Times New Roman" w:cs="Times New Roman"/>
          <w:b/>
          <w:bCs/>
        </w:rPr>
      </w:pPr>
      <w:r>
        <w:rPr>
          <w:rFonts w:ascii="Times New Roman" w:eastAsia="Times New Roman" w:hAnsi="Times New Roman" w:cs="Times New Roman"/>
        </w:rPr>
        <w:t xml:space="preserve">1.7. Пользователь соглашается с прохождением процедуры двухтрековой идентификации, осуществляемой через сервис </w:t>
      </w:r>
      <w:proofErr w:type="spellStart"/>
      <w:r>
        <w:rPr>
          <w:rFonts w:ascii="Times New Roman" w:eastAsia="Times New Roman" w:hAnsi="Times New Roman" w:cs="Times New Roman"/>
        </w:rPr>
        <w:t>Sumsub</w:t>
      </w:r>
      <w:proofErr w:type="spellEnd"/>
      <w:r>
        <w:rPr>
          <w:rFonts w:ascii="Times New Roman" w:eastAsia="Times New Roman" w:hAnsi="Times New Roman" w:cs="Times New Roman"/>
        </w:rPr>
        <w:t>, а также сервисы IDX/ЕСИА/ЕБС для граждан Российской Федерации. При этом полученные Оператором данные Пользователя могут подлежать передаче РНКО в целях соблюдения Федерального закона от 07.08.2001 № 115-ФЗ «О противодействии легализации (отмыванию) доходов, полученным преступным путем, и финансированию терроризма», а также действующему законодательству Российской Федерации.</w:t>
      </w:r>
    </w:p>
    <w:p w:rsidR="000F71E8" w:rsidRDefault="000F71E8">
      <w:pPr>
        <w:widowControl/>
        <w:spacing w:line="276" w:lineRule="auto"/>
        <w:rPr>
          <w:rFonts w:ascii="Times New Roman" w:eastAsia="Times New Roman" w:hAnsi="Times New Roman" w:cs="Times New Roman"/>
          <w:b/>
          <w:bCs/>
        </w:rPr>
      </w:pPr>
    </w:p>
    <w:p w:rsidR="000F71E8" w:rsidRDefault="00F42C7C">
      <w:pPr>
        <w:widowControl/>
        <w:spacing w:line="276" w:lineRule="auto"/>
        <w:jc w:val="center"/>
        <w:rPr>
          <w:ins w:id="1" w:author="Microsoft Office User" w:date="2025-10-07T09:43:00Z"/>
          <w:rFonts w:ascii="Times New Roman" w:eastAsia="Times New Roman" w:hAnsi="Times New Roman" w:cs="Times New Roman"/>
          <w:b/>
          <w:bCs/>
        </w:rPr>
      </w:pPr>
      <w:r>
        <w:rPr>
          <w:rFonts w:ascii="Times New Roman" w:eastAsia="Times New Roman" w:hAnsi="Times New Roman" w:cs="Times New Roman"/>
          <w:b/>
          <w:bCs/>
        </w:rPr>
        <w:t>2. Предмет Договора</w:t>
      </w:r>
    </w:p>
    <w:p w:rsidR="000F71E8" w:rsidRDefault="000F71E8">
      <w:pPr>
        <w:widowControl/>
        <w:spacing w:line="276" w:lineRule="auto"/>
        <w:jc w:val="center"/>
        <w:rPr>
          <w:rFonts w:ascii="Times New Roman" w:eastAsia="Times New Roman" w:hAnsi="Times New Roman" w:cs="Times New Roman"/>
        </w:rPr>
      </w:pPr>
    </w:p>
    <w:p w:rsidR="000F71E8" w:rsidRDefault="00F42C7C">
      <w:pPr>
        <w:widowControl/>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2.1. Настоящий Договор определяет условия и порядок получения Пользователем услуг Обмена, предоставляемых Оператором на определенных в Договоре условиях.</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3. Стоимость и порядок оплаты</w:t>
      </w:r>
    </w:p>
    <w:p w:rsidR="000F71E8" w:rsidRDefault="000F71E8">
      <w:pPr>
        <w:widowControl/>
        <w:spacing w:line="276" w:lineRule="auto"/>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3.1. Расчеты с Пользователем осуществляются по курсу, определяемому Оператором в национальной валюте Кыргызской Республики – сом, международной валюте или в виртуальном активе в зависимости от типа операции.</w:t>
      </w:r>
    </w:p>
    <w:p w:rsidR="000F71E8" w:rsidRDefault="00F42C7C">
      <w:pPr>
        <w:widowControl/>
        <w:pBdr>
          <w:top w:val="nil"/>
          <w:left w:val="nil"/>
          <w:bottom w:val="nil"/>
          <w:right w:val="nil"/>
          <w:between w:val="nil"/>
        </w:pBdr>
        <w:spacing w:line="276" w:lineRule="auto"/>
        <w:ind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3.2. В случае перевода Пользователем в адрес Оператора денежных средств в российских рублях по платежному поручению с указанием идентификационных данных Лицевого счета Пользователя, такое платежное поручение считается основанием (Заявкой) Пользователя на зачисление соответствующей суммы денежных средств в российских рублях на его Лицевой счет в Системе.</w:t>
      </w:r>
    </w:p>
    <w:p w:rsidR="000F71E8" w:rsidRDefault="00F42C7C">
      <w:pPr>
        <w:widowControl/>
        <w:pBdr>
          <w:top w:val="nil"/>
          <w:left w:val="nil"/>
          <w:bottom w:val="nil"/>
          <w:right w:val="nil"/>
          <w:between w:val="nil"/>
        </w:pBdr>
        <w:spacing w:line="276" w:lineRule="auto"/>
        <w:ind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Зачисление денежных средств на Лицевой счет Пользователя осуществляется не позднее операционного дня, следующего за операционным днем поступления средств на Счет Оператора.</w:t>
      </w:r>
    </w:p>
    <w:p w:rsidR="000F71E8" w:rsidRDefault="00F42C7C">
      <w:pPr>
        <w:widowControl/>
        <w:pBdr>
          <w:top w:val="nil"/>
          <w:left w:val="nil"/>
          <w:bottom w:val="nil"/>
          <w:right w:val="nil"/>
          <w:between w:val="nil"/>
        </w:pBdr>
        <w:spacing w:line="276" w:lineRule="auto"/>
        <w:ind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При первом пополнении Лицевого счета Система выводит согласие (</w:t>
      </w:r>
      <w:proofErr w:type="spellStart"/>
      <w:r>
        <w:rPr>
          <w:rFonts w:ascii="Times New Roman" w:eastAsia="Times New Roman" w:hAnsi="Times New Roman" w:cs="Times New Roman"/>
          <w:color w:val="000000"/>
        </w:rPr>
        <w:t>pop-up</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modal</w:t>
      </w:r>
      <w:proofErr w:type="spellEnd"/>
      <w:r>
        <w:rPr>
          <w:rFonts w:ascii="Times New Roman" w:eastAsia="Times New Roman" w:hAnsi="Times New Roman" w:cs="Times New Roman"/>
          <w:color w:val="000000"/>
        </w:rPr>
        <w:t>) следующего содержания: «На ваш баланс в системе будут зачислены российские рубли. Продолжая, вы подтверждаете согласие на зачисление денежных средств». Факт согласия фиксируется в Системе (ID, дата/время, IP/UA, текст). В случае несогласия операция пополнения прерывается, а денежные средства возвращаются Пользователю.</w:t>
      </w:r>
    </w:p>
    <w:p w:rsidR="000F71E8" w:rsidRDefault="00F42C7C">
      <w:pPr>
        <w:widowControl/>
        <w:pBdr>
          <w:top w:val="nil"/>
          <w:left w:val="nil"/>
          <w:bottom w:val="nil"/>
          <w:right w:val="nil"/>
          <w:between w:val="nil"/>
        </w:pBdr>
        <w:spacing w:line="276" w:lineRule="auto"/>
        <w:ind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При несовпадении идентификационных данных в платежном поручении Пользователя с данными его Лицевого счета, Заявка не может быть исполнена, и денежные средства подлежат возврату Пользователю.</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3.3. Оператор вправе устанавливать максимальную и минимальную суммы перечисляемых Пользователем денежных средств. Информация о размере указанных сумм размещается в Мобильном приложении и на Веб-Сайте Системы.</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3.4. Конкретные цены виртуальных активов, реализуемых Оператором для Пользователей- физических лиц, размещаются на сайте Оператора в сети Интернет. Заключив Договор, Пользователь признает факт своего ознакомления с ценами виртуальных активов.</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3.5. Цены виртуальных активов для Пользователей-юридических лиц определяются Оператором в индивидуальном порядке для каждой отдельной сделки. Цены виртуальных активов, применяемых в одних таких сделках, не являются основанием для их применения в иных сделках с теми же или иными Пользователями-юридическими лицами.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3.6. Оператор вправе взимать с Пользователя Тариф. Размеры тарифов, основания, условия и момент их оплаты Пользователем указаны в Мобильном приложении и на Веб-Сайте Системы.</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3.7. Если Пользователь не согласен с Тарифом и/или курсом Обмена – он должен отказаться от формирования Заявки, при этом Пользователь не вправе требовать возмещения ему и/или третьим лицам каких-либо убытков с связи с невозможностью использования Системы по данному основанию. Пользователь принимает на себя ответственность и все последствия использования Системы </w:t>
      </w:r>
      <w:proofErr w:type="spellStart"/>
      <w:r>
        <w:rPr>
          <w:rFonts w:ascii="Times New Roman" w:eastAsia="Times New Roman" w:hAnsi="Times New Roman" w:cs="Times New Roman"/>
        </w:rPr>
        <w:t>совершенн</w:t>
      </w:r>
      <w:r w:rsidR="007378A3">
        <w:rPr>
          <w:rFonts w:ascii="Times New Roman" w:eastAsia="Times New Roman" w:hAnsi="Times New Roman" w:cs="Times New Roman"/>
          <w:lang w:val="ru-RU"/>
        </w:rPr>
        <w:t>ых</w:t>
      </w:r>
      <w:proofErr w:type="spellEnd"/>
      <w:r>
        <w:rPr>
          <w:rFonts w:ascii="Times New Roman" w:eastAsia="Times New Roman" w:hAnsi="Times New Roman" w:cs="Times New Roman"/>
        </w:rPr>
        <w:t xml:space="preserve"> со своего Устройства и в Мобильном Приложении. В случае совершения ошибочного Платежа Пользователем услуга считается надлежаще оказанной, и сумма уплаченного тарифа возврату не подлежит.</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3.8. Оператор вправе в одностороннем порядке полностью или частично изменять (увеличивать, уменьшать), устанавливать новые, отменять существующие курсы Обмена и/или Тарифы предпринимая возможные меры по уведомлению Пользователей.</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4. Порядок использования Системы</w:t>
      </w:r>
    </w:p>
    <w:p w:rsidR="000F71E8" w:rsidRDefault="000F71E8">
      <w:pPr>
        <w:widowControl/>
        <w:spacing w:line="276" w:lineRule="auto"/>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4.1. Для Авторизации Пользователя при входе в Мобильное приложение или Веб-Сайт Системы используется Код Доступа или отпечаток пальца Пользователя. Обращение Пользователя к Системе, имевшее место с использованием ассоциированных с Пользователем средств авторизации (включая, но не ограничиваясь: Код доступа и т.д.) признается безусловным фактом, подтверждающим использование Системы Пользователем, при этом действия, осуществляемые с использованием ассоциированных с Пользователем средств авторизации, признаются действиями, совершенными лично Пользователем.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4.2. Для осуществления Обмена Пользователь передает Оператору Заявку. Путем оформления Заявки Пользователь поручает, а Оператор от своего имени и за счет Пользователя, совершает действия по Обмену. Создавая Заявку, Пользователь дает безусловное и безотзывное поручение(-я) Пользователя в сторону Оператора для выполнения Обмена, а именно:  </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4.2.1. поручение Пользователя Оператору произвести Обмен используя электронные деньги, банковскую платежную карту, денежные средства, виртуальные активы Пользователя, принятые в качестве авансов/предоплаты, которыми Пользователь вправе распоряжаться на законных основаниях;</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4.2.2. создание Заявки выполняется в электронном и/или бумажном виде путем заполнения полей реквизитов в Мобильном Приложении, на Веб-Сайте Системы или в иной форме</w:t>
      </w:r>
      <w:r w:rsidR="007378A3">
        <w:rPr>
          <w:rFonts w:ascii="Times New Roman" w:eastAsia="Times New Roman" w:hAnsi="Times New Roman" w:cs="Times New Roman"/>
          <w:lang w:val="ru-RU"/>
        </w:rPr>
        <w:t>,</w:t>
      </w:r>
      <w:r>
        <w:rPr>
          <w:rFonts w:ascii="Times New Roman" w:eastAsia="Times New Roman" w:hAnsi="Times New Roman" w:cs="Times New Roman"/>
        </w:rPr>
        <w:t xml:space="preserve"> согласованной Оператором. Нажатие кнопки акцепта операции Обмена или </w:t>
      </w:r>
      <w:r>
        <w:rPr>
          <w:rFonts w:ascii="Times New Roman" w:eastAsia="Times New Roman" w:hAnsi="Times New Roman" w:cs="Times New Roman"/>
        </w:rPr>
        <w:lastRenderedPageBreak/>
        <w:t>осуществление иных действий, прямо указанных Оператором, означает Согласие Пользователя на выполнение Распоряжения на Обмен и всех условий такого Распоряжения, Платежа, Тарифа и способа Обмена;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4.3. Обмен может проводиться по иным основаниям, указанным в настоящем Договоре и соответствующих нормативных документах Оператора, размещенных на Веб-Сайте Системы и/или в Мобильном приложении или предоставленных Пользователю и не противоречащих законодательству Кыргызской Республики.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4.4. Заявка, составленная Пользователем посредством ввода данных в Мобильном приложении или на Веб-Сайте Системы и нажатии кнопки акцепта или осуществлением иных действий, прямо указанных Оператором</w:t>
      </w:r>
      <w:r w:rsidR="007378A3">
        <w:rPr>
          <w:rFonts w:ascii="Times New Roman" w:eastAsia="Times New Roman" w:hAnsi="Times New Roman" w:cs="Times New Roman"/>
          <w:lang w:val="ru-RU"/>
        </w:rPr>
        <w:t>,</w:t>
      </w:r>
      <w:r>
        <w:rPr>
          <w:rFonts w:ascii="Times New Roman" w:eastAsia="Times New Roman" w:hAnsi="Times New Roman" w:cs="Times New Roman"/>
        </w:rPr>
        <w:t xml:space="preserve"> признается Сторонами надлежащим и достаточным способом подтверждения намерения Пользователя совершить Обмен и подлинности направленной Заявки. В некоторых случаях Оператор может потребовать ввода дополнительного пароля, который высылается в виде SMS-сообщения или сообщения Мобильного приложения.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4.5. Код Доступа (или отпечаток пальца Пользователя) в отдельности и/или в сочетании с паролем и/или нажатием кнопки акцепта признается Сторонами аналогом собственноручной подписи. Применение Пользователем Кода Доступа порождает юридические последствия, аналогичные использованию собственноручных подписей. Все действия Пользователя, совершенные им или третьими лицами после ввода Кода Доступа, заданным самим Пользователем в процессе регистрации, считаются совершенными самим Пользователем и приравниваются к поручениям, представленным в письменной форме и собственноручно подписанным Пользователем.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4.6. В случае предъявления Пользователем претензий Оператору относительно использования и/или подлинности Кода Доступа/пароля, факта внесения изменений в Распоряжение на оплату или в иной документ после его отправки Оператору, факта получения Оператором Заявки, Пользователь обязуется приложить к претензии соответствующие доказательства наличия вышеуказанных фактов. В случае достаточности доказательств и наличия соответствующей возможности, Оператор, используя Систему, вправе производить проверку наличия указанных фактов без принятия обязательств по возврату денежных средств или виртуального актива.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4.7. Заявка Пользователя не исполняется Оператором системы в следующих случаях:</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4.7.1. Пользователем не соблюдаются условия настоящего Договора;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4.7.2. имеет место техническая невозможность оказания запрошенной услуги Обмена у Оператора и/или оператора связи;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4.7.3. невозможность оказания услуг Обмена, которые желает оплатить Пользователь;</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4.7.4. при возникновении у Оператора оснований полагать, что существует риск направления несанкционированной Заявки;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4.7.5. временное отсутствие доступа к интернету у Пользователя или отсутствие связи с Оператором и/или оператором связи.   При этом при наличии соответствующей возможности Заявки могут быть исполнены после устранения проблем со связью или отсутствием интернета без необходимости повторной отправки Заявки.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4.7.6. в случаях, когда у Оператора имеются данные или информация о том, что Пользователь проводил Платежи с привязанной банковской карты, держателем которой Пользователь не является или в случаях, когда Пользователь отдает Оператору Заявку с использованием денежных средств или виртуальных активов, собственником которых он не </w:t>
      </w:r>
      <w:r>
        <w:rPr>
          <w:rFonts w:ascii="Times New Roman" w:eastAsia="Times New Roman" w:hAnsi="Times New Roman" w:cs="Times New Roman"/>
        </w:rPr>
        <w:lastRenderedPageBreak/>
        <w:t>является или указанные распоряжения не санкционированы собственником денежных средств или виртуальных активов;</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4.7.7. в случае несоответствия идентификационных данных Лицевого счета Пользователя и/или превышения установленного Оператором лимита в 1 (один) миллион российских рублей при осуществлении платежа в адрес Оператора в российских рублях;</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4.7.8.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4.8. В случае успешности выполнения Заявки Оператор информирует Пользователя о результатах осуществления Обмена сообщением системы, а также формированием в Системе электронного документа, содержащим все реквизиты операции Обмена.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4.9. Оператор считается исполнившим обязательства по Заявке Пользователя в полном объеме с момента списания Контрагентом средств со счетов Оператора в целях исполнения операции Обмена: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4.9.1. Возврат денежных средств осуществляется по инициативе Оператора, в связи с отменой ранее произведенного Обмена, по причине возникшего технического сбоя.</w:t>
      </w:r>
    </w:p>
    <w:p w:rsidR="000F71E8" w:rsidRDefault="00F42C7C">
      <w:pPr>
        <w:widowControl/>
        <w:spacing w:line="276" w:lineRule="auto"/>
        <w:ind w:firstLine="567"/>
        <w:jc w:val="both"/>
        <w:rPr>
          <w:rFonts w:ascii="Times New Roman" w:eastAsia="Times New Roman" w:hAnsi="Times New Roman" w:cs="Times New Roman"/>
        </w:rPr>
      </w:pPr>
      <w:r>
        <w:rPr>
          <w:rFonts w:ascii="Times New Roman" w:eastAsia="Times New Roman" w:hAnsi="Times New Roman" w:cs="Times New Roman"/>
        </w:rPr>
        <w:t>4.9.2.</w:t>
      </w:r>
      <w:r w:rsidR="007378A3">
        <w:rPr>
          <w:rFonts w:ascii="Times New Roman" w:eastAsia="Times New Roman" w:hAnsi="Times New Roman" w:cs="Times New Roman"/>
          <w:lang w:val="ru-RU"/>
        </w:rPr>
        <w:t xml:space="preserve"> </w:t>
      </w:r>
      <w:r>
        <w:rPr>
          <w:rFonts w:ascii="Times New Roman" w:eastAsia="Times New Roman" w:hAnsi="Times New Roman" w:cs="Times New Roman"/>
        </w:rPr>
        <w:t>Возврат осуществляется Оператором Пользователю по причине исключения Пользователя из Перечня, в случае ошибочного зачисления денежных средств в пользу Оператора, и производится в том же объеме, в котором они были получены, но за вычетом комиссии.</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5. Ограничения (особенности) использования Системы</w:t>
      </w:r>
    </w:p>
    <w:p w:rsidR="000F71E8" w:rsidRDefault="000F71E8">
      <w:pPr>
        <w:widowControl/>
        <w:spacing w:line="276" w:lineRule="auto"/>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5.1. Перечисленные в настоящем разделе 5 Договора ограничения (особенности) использования Системы не являются обстоятельствами ненадлежащего оказания услуги использования Системы и не являются основаниями для отказа Пользователя от оплаты Тарифа и/или заявления требований о возмещении убытков.</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5.2. Перечень предлагаемых услуг и лимиты Обмена могут зависеть от вида прохождения Пользователем процедуры регистрации и идентификации.  </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5.3. Оператор вправе ввести персональные ограничения на доступ к перечню Услуг на основании подозрительных действий Пользователя, вплоть до полной блокировки доступа, временных или постоянных подозрений в нарушении Пользователем условий Договора.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5.4. Пользователям, в порядке получения услуг Оператора и/или пользования Системой, запрещено создание и использования двух и более электронных Лицевых счетов. При нарушении Пользователем данного требования, Оператора вправе расторгнуть правоотношения с ним и/или прекратить обслуживание/оказание услуг.</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5.5. Пользователь имеет право вывода виртуальных активов за пределы своего Лицевого счета и/или Системы (со своей учетной записи, электронного кошелька) только на свои личные электронные кошельки.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5.6. Оператор вправе по своему усмотрению уменьшать максимальную сумму единовременного Обмена, а также общую сумму Обмена в сутки и/или в месяц, в пользу отдельных Пользователей, и/или по отдельным видам Услуг Поставщиков.</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5.7. Оператор вправе в безакцептном одностороннем порядке приостановить проведение Обмена и направить денежные средства и/или виртуальный актив пользователя на погашение задолженностей или обязательств Пользователя.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5.8. Оператор осуществляет заморозку денежных средств и/или виртуальных активов, полученных от Пользователя, при наличии у Оператора сведений, что участником финансовой операции (в части блокирования финансовой операции) собственником или владельцем средств (в части замораживания средств) являются организация, физическое лицо, в том числе индивидуальный предприниматель, включенные в перечень организаций, физических лиц, в том числе индивидуальных предпринимателей, причастных к террористической деятельности (далее - Перечень) либо организация, бенефициарным владельцем которой является физическое лицо, включенное в Перечень.</w:t>
      </w:r>
    </w:p>
    <w:p w:rsidR="000F71E8" w:rsidRDefault="00F42C7C">
      <w:pPr>
        <w:widowControl/>
        <w:spacing w:line="276" w:lineRule="auto"/>
        <w:ind w:firstLine="566"/>
        <w:jc w:val="center"/>
        <w:rPr>
          <w:rFonts w:ascii="Times New Roman" w:eastAsia="Times New Roman" w:hAnsi="Times New Roman" w:cs="Times New Roman"/>
          <w:b/>
          <w:bCs/>
        </w:rPr>
      </w:pPr>
      <w:r>
        <w:rPr>
          <w:rFonts w:ascii="Times New Roman" w:eastAsia="Times New Roman" w:hAnsi="Times New Roman" w:cs="Times New Roman"/>
          <w:b/>
          <w:bCs/>
        </w:rPr>
        <w:t>6. Права и обязанности сторон</w:t>
      </w:r>
    </w:p>
    <w:p w:rsidR="000F71E8" w:rsidRDefault="000F71E8">
      <w:pPr>
        <w:widowControl/>
        <w:spacing w:line="276" w:lineRule="auto"/>
        <w:ind w:firstLine="566"/>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 Обязанности Пользователя: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6.1.1. Пользователь обязуется сообщать при регистрации и идентификации сведения, соответствующие действительности и нести дальнейшую ответственность за достоверность предоставленных сведений.</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6.1.2. Пользователю запрещается осуществлять с помощью Системы предпринимательскую деятельность без заключения с Оператором отдельного соответствующего договора.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6.1.3. Пользователь обязан пресекать попытки формирования Заявок с использованием Кодов Доступа Пользователя третьими лицами и не передавать Коды Доступы, а также Устройство Пользователя с установленной Системой/Мобильным приложением третьим лицам.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6.1.4. При использовании Системы Пользователю запрещается вносить какие-либо изменения в программное обеспечение Системы и/или любую его часть своими силами или с привлечением третьих лиц.</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6.1.5. Пользователь обязан своевременно уведомлять Оператора об изменении своих персональных данных (а именно: фамилии, имени, отчества; адреса места жительства (места пребывания), реквизитов документа, удостоверяющего личность).</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6.1.6. Пользователь обязуется не использовать Систему в противозаконных целях или для приобретения товаров и оплаты услуг, запрещенных законодательством Кыргызской Республики.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6.1.7. Пользователь обязан незамедлительно сообщить Оператору о случае утраты контроля над Устройством Пользователя, а также при обнаружении или возникновении подозрения о нарушении безопасности, связанном с Лицевым счетом в Системе.</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6.1.8. Пользователь обязан гарантировать, что продаваемый Пользователем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6.1.9. Пользователь обязан по запросу Оператора до совершения сделок с виртуальными активами подтвердить достаточный уровень знаний (компетентности) для совершения таких сделок путем посредством представления Пользователям вопросника (теста) для заполнения (решения).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6.1.10. Пользователь обязан незамедлительно уведомить Оператора об обнаруженных им нерегламентированных возможностях системы, уязвимостях или проблемах, связанных с информационной безопасностью.</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6.1.11. В случае если Пользователь совершил действия с нерегламентированными возможностями системы, уязвимостями или проблемами, связанными с информационной безопасностью повлекшие ущерб Оператора или третьих лиц, он обязуется компенсировать возникший прямой и косвенный ущерб лицу которому он был нанесен.</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 Оператор в рамках Договора оставляет за собой право:</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6.2.1. До совершения с Пользователями сделок по продаже им виртуальных активов за деньги убедиться в том, что они обладают достаточным уровнем знаний (компетентности) для совершения таких сделок путем посредством представления Пользователям вопросника (теста) для заполнения (решения). В случае если результаты данной оценки дают основания Оператору полагать, что Пользователь не обладает достаточным уровнем знаний (компетентности) для совершения сделок с виртуальными активами</w:t>
      </w:r>
      <w:r w:rsidR="007378A3">
        <w:rPr>
          <w:rFonts w:ascii="Times New Roman" w:eastAsia="Times New Roman" w:hAnsi="Times New Roman" w:cs="Times New Roman"/>
          <w:lang w:val="ru-RU"/>
        </w:rPr>
        <w:t>,</w:t>
      </w:r>
      <w:r>
        <w:rPr>
          <w:rFonts w:ascii="Times New Roman" w:eastAsia="Times New Roman" w:hAnsi="Times New Roman" w:cs="Times New Roman"/>
        </w:rPr>
        <w:t xml:space="preserve"> Оператор отказывает пользователю в совершении сделок с виртуальными активами.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6.2.2. В любой момент времени, без уведомления Пользователей, производить модификацию любого программного обеспечения Системы, Веб-Сайта Системы и Мобильного приложения.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6.2.3. Приостанавливать работу программных и/или аппаратных средств, обеспечивающих функционирование Системы, при обнаружении существенных неисправностей, ошибок и сбоев, а также в целях проведения профилактических работ и предотвращения случаев несанкционированного доступа к Системе.</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6.2.4. В случае, если Оператором или соответствующими государственными органами установлен факт сомнительных финансовых операций, проведенных Пользователем с помощью Системы, в безакцептном одностороннем порядке принять необходимые меры, в том числе заблокировать возможность проведения операций Обмена с помощью Системы, отменить любые сомнительные операции по нему, запретить проведение некоторых операций, в безакцептном порядке списать любые Платежи и вернуть первоначальному собственнику денежные средства.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6.2.5. Ограничить без предварительного уведомления в одностороннем порядке доступ Пользователя к использованию Системы, если использование Системы Пользователем, исключительно на усмотрение Оператора, может создать или создает угрозу финансовой безопасности самому Пользователю, другим Пользователям, Оператору, Контрагентам и третьим лицам, если возникает техническая необходимость ограничения доступа и/или нештатная ситуация Системе, если возникают риски ликвидности, кредитные/системные/правовые/ юридические и прочие риски.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6.2.6. Ограничить без предварительного уведомления в одностороннем порядке доступ Пользователя к использованию Системы, если Пользователь нарушает положения законодательства Кыргызской Республики, условия Договора, незаконно использует оборудование связи, пользуется услугами связи незаконным образом, использует несертифицированное Устройство Пользователя и/или программное обеспечение, нарушает правила эксплуатации средств связи, уведомив об этом Пользователя SMS-сообщением и/или сообщением на электронную почту Пользователя и/или сообщением Системы и/или любым другим способом.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6.2.7. Приостановить деятельность Системы, предварительно уведомив об этом Пользователя SMS-сообщением и/или сообщением на электронную почту Пользователя и/или сообщением Системы и/или любым другим способом.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6.2.8. Оператор вправе приостановить операцию и удержать средства Пользователя, в целях предотвращения мошеннических и других действий, которые могут нанести финансовые и репутационные потери для Сервиса или Пользователя.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6.2.9. Оператор вправе отказать Пользователю в формировании заявки без пояснения причин отказа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6.2.10. Производить в отношении участников все необходимые меры ПФТД/ЛПД в случаях, определенных законодательством Кыргызской Республики.</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ind w:firstLine="566"/>
        <w:jc w:val="center"/>
        <w:rPr>
          <w:rFonts w:ascii="Times New Roman" w:eastAsia="Times New Roman" w:hAnsi="Times New Roman" w:cs="Times New Roman"/>
          <w:b/>
          <w:bCs/>
        </w:rPr>
      </w:pPr>
      <w:r>
        <w:rPr>
          <w:rFonts w:ascii="Times New Roman" w:eastAsia="Times New Roman" w:hAnsi="Times New Roman" w:cs="Times New Roman"/>
          <w:b/>
          <w:bCs/>
        </w:rPr>
        <w:t>7. Ответственность Сторон</w:t>
      </w:r>
    </w:p>
    <w:p w:rsidR="000F71E8" w:rsidRDefault="000F71E8">
      <w:pPr>
        <w:widowControl/>
        <w:spacing w:line="276" w:lineRule="auto"/>
        <w:ind w:firstLine="566"/>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7.1. За невыполнение   или   ненадлежащее   выполнение   обязательств   по   настоящему Договору Стороны несут ответственность согласно условиям настоящего Договора и действующему законодательству Кыргызской Республики.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7.2. Пользователь несет полную и безоговорочную ответственность за правильность оформления Заявки, указания реквизитов, необходимых для осуществления Обмена (реквизиты Пользователя, сумма Обмена и прочее) и не вправе выдвигать в требовательной форме заявление Оператору по корректировке/возврату Обмена по причинам ошибочных действий Пользователя.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7.3. Пользователь не вправе предъявлять Оператору требование о возврате Платежей, осуществленных через Устройство, контроль доступа к которым был утрачен по причинам, не зависящим от Оператора, в том числе с использованием утерянной SIM-карты и/или передачи Кода Доступа и/или Устройства Пользователя, до момента получения Оператором соответствующего заявления.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7.4. Оператор не возмещает Пользователю комиссии, тарифы платежных систем при Возврате.</w:t>
      </w:r>
    </w:p>
    <w:p w:rsidR="000F71E8" w:rsidRDefault="00F42C7C">
      <w:pPr>
        <w:widowControl/>
        <w:spacing w:line="276" w:lineRule="auto"/>
        <w:ind w:firstLine="566"/>
        <w:jc w:val="both"/>
        <w:rPr>
          <w:rFonts w:ascii="Times New Roman" w:eastAsia="Times New Roman" w:hAnsi="Times New Roman" w:cs="Times New Roman"/>
        </w:rPr>
      </w:pPr>
      <w:bookmarkStart w:id="2" w:name="_kzbffp8krics" w:colFirst="0" w:colLast="0"/>
      <w:bookmarkEnd w:id="2"/>
      <w:r>
        <w:rPr>
          <w:rFonts w:ascii="Times New Roman" w:eastAsia="Times New Roman" w:hAnsi="Times New Roman" w:cs="Times New Roman"/>
        </w:rPr>
        <w:t>7.5. В случае возврата виртуальных активов/денежных средств Пользователю Оператор использует в расчетах суммы возврата курсы, действующие на момент возврата, во избежание получения убытков от курсовой разницы.</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7.6. Пользователь несет риски и ответственность за любые действия третьих лиц, совершенных от имени Пользователя посредством Устройства Пользователя, а также с помощью установленных на Устройстве Пользователя приложений и программ или с помощью его идентификационных/аутентификационных/авторизационных данных в Мобильном Приложении или на Веб-Сайте Системы, в том числе в случае утраты доступа по причинам, не зависящим от Оператора вплоть до момента получения Оператором от Пользователя соответствующего письменного заявления.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7.7. Пользователь несет все риски и ответственность, возникшие в результате проведения Обмена, несанкционированного собственниками денежных средств и виртуальных активов.</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7.8. Оператор не несет ответственности перед Пользователем за задержки и перебои в работе технических платформ и транспортных сетей или сетей связи, в возникновении которых нет вины Оператора.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7.9. Оператор не несет ответственности за ущерб любого рода, понесенный Пользователем из-за разглашения Пользователем своей авторизационной информации, содержимого SMS с аутентификационными данными, Кода Доступа и персональных данных или ставшей доступной третьим лицам из-за халатных действий Пользователя.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7.10. Оператор не отвечает за убытки Пользователя, возникшие в результате неправомерных действий третьих лиц</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7.11. Оператор не несет ответственности за непроведение Обмена в случае несоблюдения Пользователем требований и условий, установленных настоящим Договором.</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8. Порядок заключения и срок действия Договора</w:t>
      </w:r>
    </w:p>
    <w:p w:rsidR="000F71E8" w:rsidRDefault="000F71E8">
      <w:pPr>
        <w:widowControl/>
        <w:spacing w:line="276" w:lineRule="auto"/>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8.1. Настоящий Договор заключается между Оператором и Пользователем в форме договора присоединения (ст. 387 Гражданского кодекса Кыргызской Республики).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8.2. Пользователь производит акцепт Договора после ознакомления с его условиями на Веб-Сайте Системы или в Мобильном Приложении, установленном на Устройстве Пользователя, путем нажатия кнопки акцепта или осуществления иных действий, прямо указанных Оператором.</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8.3. Акцепт условий Договора означает полное и безоговорочное принятие Пользователем всех условий Договора без каких-либо изъятий и/или ограничений и равносилен заключению двухстороннего письменного Договора об использовании Системы.</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8.4. Договор действует в течение неопределенного срока или до момента расторжения на основаниях, определенных условиями Договора и/или нормами действующего законодательства Кыргызской Республики.</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ind w:firstLine="566"/>
        <w:jc w:val="center"/>
        <w:rPr>
          <w:rFonts w:ascii="Times New Roman" w:eastAsia="Times New Roman" w:hAnsi="Times New Roman" w:cs="Times New Roman"/>
          <w:b/>
          <w:bCs/>
        </w:rPr>
      </w:pPr>
      <w:r>
        <w:rPr>
          <w:rFonts w:ascii="Times New Roman" w:eastAsia="Times New Roman" w:hAnsi="Times New Roman" w:cs="Times New Roman"/>
          <w:b/>
          <w:bCs/>
        </w:rPr>
        <w:t>9. Изменение и расторжение Договора</w:t>
      </w:r>
    </w:p>
    <w:p w:rsidR="000F71E8" w:rsidRDefault="000F71E8">
      <w:pPr>
        <w:widowControl/>
        <w:spacing w:line="276" w:lineRule="auto"/>
        <w:ind w:firstLine="566"/>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9.1. Оператор вправе в одностороннем порядке вносить изменения в Договор путем публикации изменений на публичных ресурсах. Изменения вступают в силу с момента опубликования, если иной срок вступления изменений в силу не определен дополнительно при их публикации. В случае несогласия Пользователя с изменениями условий Договора, он вправе отказаться от исполнения Договора.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9.2. Использование Системы Пользователем после внесения изменений в Договор однозначно понимается Сторонами как согласие со всеми внесенными изменениями.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9.3. Оператор имеет право в одностороннем порядке без обращения в суд отказаться от исполнения настоящего Договора, с предварительным уведомлением Пользователя не менее, чем за 10 (десять) календарных дней до предполагаемой даты отказа от исполнения Договора. Оператор Системы вправе направить подобное уведомление средствами Системы. Договор считается прекращенным по истечении 10 (десяти) календарных дней после отправления указанного уведомления.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9.4. Пользователь имеет право в любой момент отказаться от исполнения настоящего Договора путем письменного уведомления Оператора Системы не менее, чем за 10 (десять) календарных дней до предполагаемой даты прекращения Договора, за исключением случаев, когда у Пользователя имеется непогашенная задолженность перед Оператором или возможность проведения Обмена является заблокированной по основаниям, предусмотренным в настоящем Договоре.</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9.5. Договор может быть прекращен по иным основаниям, предусмотренным настоящим Договором и/или действующим законодательством Кыргызской Республики.</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10. Работа с персональными данными</w:t>
      </w:r>
    </w:p>
    <w:p w:rsidR="000F71E8" w:rsidRDefault="000F71E8">
      <w:pPr>
        <w:widowControl/>
        <w:spacing w:line="276" w:lineRule="auto"/>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Пользователь дает свое согласие на сбор, обработку, хранение его персональных данных, предоставленных при получении Услуг и передачу их третьим лицам, в том числе на трансграничную передачу, в соответствии с законом КР «Об информации персонального характера»: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С целью идентификации и верификации личности в соответствии с требованиями, определенными законодательством Кыргызской Республики и условиями Договора, в адрес субъектов, участие которых необходимо для предоставления запрошенных мною товаров и услуг;</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При использовании государственных услуг, предоставляемых различными государственными организациями включая Министерство цифрового развития, их контрагентам и подведомственными организациями, в адрес данных организаций,</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В случае запроса государственных органов, в адрес государственных органов,</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В случае запроса Государственной службы регулирования и надзора за финансовым рынком при правительстве Кыргызской Республики, в адрес Государственной службы регулирования и надзора за финансовым рынком при правительстве Кыргызской Республики,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С целью локальной и трансграничной передачи персональных данных Контрагентам Оператора при использовании услуг, предоставляемых при осуществлении Обмена виртуальных активов,  </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С целью получения рассылки материалов информационного/рекламного на указанный в заявлении номер телефона;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 С целью проведения маркетинговых, рекламных кампаний/акций, анализа персональных предпочтений и не только, мониторинга поведения, формирования на базе обезличенных персональных данных отчетов, статистического анализа и разного рода исследований, а также для осуществления получателем персональных данных, партнерами обратной связи, включая направление уведомлений, запросов, в том числе в целях продвижения товаров, работ, услуг получателя персональных данных и партнеров на рынке с использованием, включая, но не ограничиваясь, </w:t>
      </w:r>
      <w:proofErr w:type="spellStart"/>
      <w:r>
        <w:rPr>
          <w:rFonts w:ascii="Times New Roman" w:eastAsia="Times New Roman" w:hAnsi="Times New Roman" w:cs="Times New Roman"/>
        </w:rPr>
        <w:t>sms</w:t>
      </w:r>
      <w:proofErr w:type="spellEnd"/>
      <w:r>
        <w:rPr>
          <w:rFonts w:ascii="Times New Roman" w:eastAsia="Times New Roman" w:hAnsi="Times New Roman" w:cs="Times New Roman"/>
        </w:rPr>
        <w:t>-сервисов, электронной почты, почтовой и электрической связи, исключительно по усмотрению получателя персональных данных, партнера;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С целью использования в дальнейшем в документах простой электронной подписи для подтверждения моих действий.</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Иным лицам для целей, не противоречащих законодательству Кыргызской Республики в сфере правового регулирования работы с персональными данными.</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11. Конфиденциальность</w:t>
      </w:r>
    </w:p>
    <w:p w:rsidR="000F71E8" w:rsidRDefault="000F71E8">
      <w:pPr>
        <w:widowControl/>
        <w:spacing w:line="276" w:lineRule="auto"/>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11.1. Оператор Системы обязуется соблюдать конфиденциальность в отношении информации о Пользователе, ставшей известной Оператору в связи с использованием Системы Пользователем, за исключением случаев, когда такая информация: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11.1.1. является общедоступной;</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11.1.2. раскрыта по требованию или с разрешения Пользователя;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11.1.3. подлежит предоставлению Контрагентам в объеме, необходимом для исполнения Договора;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11.1.4. требует раскрытия по основаниям, предусмотренным законодательством Кыргызской Республики, или при поступлении соответствующих запросов кредитных организаций, суда или уполномоченных государственных органов;</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11.1.5. в иных случаях, предусмотренных Договором и законодательством Кыргызской Республики.</w:t>
      </w:r>
    </w:p>
    <w:p w:rsidR="000F71E8" w:rsidRDefault="000F71E8">
      <w:pPr>
        <w:widowControl/>
        <w:spacing w:line="276" w:lineRule="auto"/>
        <w:ind w:firstLine="566"/>
        <w:jc w:val="both"/>
        <w:rPr>
          <w:rFonts w:ascii="Times New Roman" w:eastAsia="Times New Roman" w:hAnsi="Times New Roman" w:cs="Times New Roman"/>
        </w:rPr>
      </w:pPr>
    </w:p>
    <w:p w:rsidR="000F71E8" w:rsidRDefault="00F42C7C">
      <w:pPr>
        <w:widowControl/>
        <w:spacing w:line="276" w:lineRule="auto"/>
        <w:ind w:firstLine="566"/>
        <w:jc w:val="center"/>
        <w:rPr>
          <w:rFonts w:ascii="Times New Roman" w:eastAsia="Times New Roman" w:hAnsi="Times New Roman" w:cs="Times New Roman"/>
          <w:b/>
          <w:bCs/>
        </w:rPr>
      </w:pPr>
      <w:r>
        <w:rPr>
          <w:rFonts w:ascii="Times New Roman" w:eastAsia="Times New Roman" w:hAnsi="Times New Roman" w:cs="Times New Roman"/>
          <w:b/>
          <w:bCs/>
        </w:rPr>
        <w:t>12. Нештатные ситуации. Форс-мажор</w:t>
      </w:r>
    </w:p>
    <w:p w:rsidR="000F71E8" w:rsidRDefault="000F71E8">
      <w:pPr>
        <w:widowControl/>
        <w:spacing w:line="276" w:lineRule="auto"/>
        <w:ind w:firstLine="566"/>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 xml:space="preserve">12.1. 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Пользователя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платежей в течение 24 (двадцати четырех) часов с момента ее обнаружения.  </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12.2. 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12.3. Все обязательства по взаиморасчетам должны быть исполнены Сторонами независимо от факта возникновения нештатной ситуации.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12.4. 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12.5. При наступлении указанных в п. 12.4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12.6. В случае если обстоятельства, указанные в п.12.4,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rsidR="000F71E8" w:rsidRDefault="00F42C7C">
      <w:pPr>
        <w:widowControl/>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13. Порядок рассмотрения претензий и разрешения споров</w:t>
      </w:r>
    </w:p>
    <w:p w:rsidR="000F71E8" w:rsidRDefault="000F71E8">
      <w:pPr>
        <w:widowControl/>
        <w:spacing w:line="276" w:lineRule="auto"/>
        <w:jc w:val="center"/>
        <w:rPr>
          <w:rFonts w:ascii="Times New Roman" w:eastAsia="Times New Roman" w:hAnsi="Times New Roman" w:cs="Times New Roman"/>
          <w:b/>
          <w:bCs/>
        </w:rPr>
      </w:pP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lastRenderedPageBreak/>
        <w:t>13.1. При неисполнении или ненадлежащем исполнении Оператором Системы Услуг Пользователь до обращения в суд обязан предъявить Оператору претензию в письменном виде в порядке предварительного досудебного разрешения спора.</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13.2. Претензии предъявляются в течение 3-х месяцев со дня оказания услуг или отказа в их оказании.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13.3. Претензия рассматривается Оператором Системы в срок, не превышающий 60 (шестьдесят) календарных дней с даты регистрации претензии.</w:t>
      </w:r>
    </w:p>
    <w:p w:rsidR="000F71E8" w:rsidRDefault="00F42C7C">
      <w:pPr>
        <w:widowControl/>
        <w:spacing w:line="276" w:lineRule="auto"/>
        <w:ind w:firstLine="566"/>
        <w:jc w:val="both"/>
        <w:rPr>
          <w:rFonts w:ascii="Times New Roman" w:eastAsia="Times New Roman" w:hAnsi="Times New Roman" w:cs="Times New Roman"/>
        </w:rPr>
      </w:pPr>
      <w:r>
        <w:rPr>
          <w:rFonts w:ascii="Times New Roman" w:eastAsia="Times New Roman" w:hAnsi="Times New Roman" w:cs="Times New Roman"/>
        </w:rPr>
        <w:t>13.4. При отклонении претензии полностью или частично либо неполучения ответа в установленные для рассмотрения претензии сроки Пользователь имеет право предъявить иск в суд. Территориальная подсудность всех споров между Оператором Системы и Пользователем определяется местом нахождения Оператора Системы в соответствии со статьей 34 Гражданского процессуального кодекса Кыргызской Республики. Пользователь также соглашается, что языком судебного разбирательства будет официальный (русский) язык.</w:t>
      </w:r>
    </w:p>
    <w:p w:rsidR="000F71E8" w:rsidRDefault="000F71E8">
      <w:pPr>
        <w:widowControl/>
        <w:spacing w:line="276" w:lineRule="auto"/>
        <w:ind w:firstLine="566"/>
        <w:jc w:val="both"/>
        <w:rPr>
          <w:rFonts w:ascii="Times New Roman" w:eastAsia="Times New Roman" w:hAnsi="Times New Roman" w:cs="Times New Roman"/>
        </w:rPr>
      </w:pPr>
    </w:p>
    <w:p w:rsidR="000F71E8" w:rsidRDefault="000F71E8">
      <w:pPr>
        <w:widowControl/>
        <w:spacing w:line="276" w:lineRule="auto"/>
        <w:rPr>
          <w:rFonts w:ascii="Times New Roman" w:eastAsia="Times New Roman" w:hAnsi="Times New Roman" w:cs="Times New Roman"/>
        </w:rPr>
      </w:pPr>
    </w:p>
    <w:tbl>
      <w:tblPr>
        <w:tblStyle w:val="a5"/>
        <w:tblW w:w="9765" w:type="dxa"/>
        <w:tblInd w:w="-90" w:type="dxa"/>
        <w:tblLayout w:type="fixed"/>
        <w:tblLook w:val="0600" w:firstRow="0" w:lastRow="0" w:firstColumn="0" w:lastColumn="0" w:noHBand="1" w:noVBand="1"/>
      </w:tblPr>
      <w:tblGrid>
        <w:gridCol w:w="3090"/>
        <w:gridCol w:w="3000"/>
        <w:gridCol w:w="3675"/>
      </w:tblGrid>
      <w:tr w:rsidR="000F71E8">
        <w:tc>
          <w:tcPr>
            <w:tcW w:w="3090" w:type="dxa"/>
            <w:tcMar>
              <w:top w:w="100" w:type="dxa"/>
              <w:left w:w="100" w:type="dxa"/>
              <w:bottom w:w="100" w:type="dxa"/>
              <w:right w:w="100" w:type="dxa"/>
            </w:tcMar>
          </w:tcPr>
          <w:p w:rsidR="000F71E8" w:rsidRDefault="00F42C7C">
            <w:pPr>
              <w:widowControl/>
              <w:spacing w:line="276" w:lineRule="auto"/>
              <w:jc w:val="both"/>
              <w:rPr>
                <w:rFonts w:ascii="Times New Roman" w:eastAsia="Times New Roman" w:hAnsi="Times New Roman" w:cs="Times New Roman"/>
              </w:rPr>
            </w:pPr>
            <w:r>
              <w:rPr>
                <w:rFonts w:ascii="Times New Roman" w:eastAsia="Times New Roman" w:hAnsi="Times New Roman" w:cs="Times New Roman"/>
                <w:b/>
                <w:bCs/>
              </w:rPr>
              <w:t>Генеральный директор</w:t>
            </w:r>
          </w:p>
        </w:tc>
        <w:tc>
          <w:tcPr>
            <w:tcW w:w="3000" w:type="dxa"/>
            <w:tcMar>
              <w:top w:w="100" w:type="dxa"/>
              <w:left w:w="100" w:type="dxa"/>
              <w:bottom w:w="100" w:type="dxa"/>
              <w:right w:w="100" w:type="dxa"/>
            </w:tcMar>
          </w:tcPr>
          <w:p w:rsidR="000F71E8" w:rsidRDefault="00F42C7C">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bCs/>
              </w:rPr>
              <w:t>___________________</w:t>
            </w:r>
          </w:p>
        </w:tc>
        <w:tc>
          <w:tcPr>
            <w:tcW w:w="3675" w:type="dxa"/>
            <w:tcMar>
              <w:top w:w="100" w:type="dxa"/>
              <w:left w:w="100" w:type="dxa"/>
              <w:bottom w:w="100" w:type="dxa"/>
              <w:right w:w="100" w:type="dxa"/>
            </w:tcMar>
          </w:tcPr>
          <w:p w:rsidR="005708FD" w:rsidRPr="005708FD" w:rsidRDefault="005708FD" w:rsidP="005708FD">
            <w:pPr>
              <w:widowControl/>
              <w:spacing w:line="276" w:lineRule="auto"/>
              <w:jc w:val="right"/>
              <w:rPr>
                <w:rFonts w:ascii="Times New Roman" w:eastAsia="Times New Roman" w:hAnsi="Times New Roman" w:cs="Times New Roman"/>
                <w:b/>
                <w:bCs/>
                <w:lang w:val="ru-RU"/>
              </w:rPr>
            </w:pPr>
            <w:proofErr w:type="spellStart"/>
            <w:r w:rsidRPr="005708FD">
              <w:rPr>
                <w:rFonts w:ascii="Times New Roman" w:eastAsia="Times New Roman" w:hAnsi="Times New Roman" w:cs="Times New Roman"/>
                <w:b/>
                <w:bCs/>
                <w:lang w:val="ru-RU"/>
              </w:rPr>
              <w:t>Суюмбаев</w:t>
            </w:r>
            <w:proofErr w:type="spellEnd"/>
            <w:r w:rsidRPr="005708FD">
              <w:rPr>
                <w:rFonts w:ascii="Times New Roman" w:eastAsia="Times New Roman" w:hAnsi="Times New Roman" w:cs="Times New Roman"/>
                <w:b/>
                <w:bCs/>
                <w:lang w:val="ru-RU"/>
              </w:rPr>
              <w:t xml:space="preserve"> К.Ш.</w:t>
            </w:r>
          </w:p>
          <w:p w:rsidR="000F71E8" w:rsidRPr="005708FD" w:rsidRDefault="000F71E8">
            <w:pPr>
              <w:widowControl/>
              <w:spacing w:line="276" w:lineRule="auto"/>
              <w:jc w:val="right"/>
              <w:rPr>
                <w:rFonts w:ascii="Times New Roman" w:eastAsia="Times New Roman" w:hAnsi="Times New Roman" w:cs="Times New Roman"/>
                <w:lang w:val="ru-RU"/>
              </w:rPr>
            </w:pPr>
          </w:p>
        </w:tc>
      </w:tr>
    </w:tbl>
    <w:p w:rsidR="000F71E8" w:rsidRDefault="000F71E8">
      <w:pPr>
        <w:widowControl/>
        <w:spacing w:line="276" w:lineRule="auto"/>
        <w:rPr>
          <w:rFonts w:ascii="Times New Roman" w:eastAsia="Times New Roman" w:hAnsi="Times New Roman" w:cs="Times New Roman"/>
          <w:b/>
          <w:bCs/>
        </w:rPr>
      </w:pPr>
    </w:p>
    <w:sectPr w:rsidR="000F71E8">
      <w:footerReference w:type="default" r:id="rId8"/>
      <w:pgSz w:w="11900" w:h="16840"/>
      <w:pgMar w:top="1210" w:right="986" w:bottom="1133" w:left="1133" w:header="567" w:footer="3"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37DF" w:rsidRDefault="005037DF">
      <w:r>
        <w:separator/>
      </w:r>
    </w:p>
  </w:endnote>
  <w:endnote w:type="continuationSeparator" w:id="0">
    <w:p w:rsidR="005037DF" w:rsidRDefault="00503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B9158274-8AAB-4AE7-B511-2D588A28648C}"/>
  </w:font>
  <w:font w:name="Calibri">
    <w:panose1 w:val="020F0502020204030204"/>
    <w:charset w:val="CC"/>
    <w:family w:val="swiss"/>
    <w:pitch w:val="variable"/>
    <w:sig w:usb0="E4002EFF" w:usb1="C000247B" w:usb2="00000009" w:usb3="00000000" w:csb0="000001FF" w:csb1="00000000"/>
    <w:embedRegular r:id="rId2" w:fontKey="{EE13C27C-A206-4877-B619-2D2775114C1A}"/>
    <w:embedBold r:id="rId3" w:fontKey="{C6B4E863-F534-41F7-9C65-558EAC37E4B6}"/>
  </w:font>
  <w:font w:name="Cambria">
    <w:panose1 w:val="02040503050406030204"/>
    <w:charset w:val="CC"/>
    <w:family w:val="roman"/>
    <w:pitch w:val="variable"/>
    <w:sig w:usb0="E00006FF" w:usb1="420024FF" w:usb2="02000000" w:usb3="00000000" w:csb0="0000019F" w:csb1="00000000"/>
    <w:embedRegular r:id="rId4" w:fontKey="{83247E58-DB7B-4622-ACEA-D198322A75DB}"/>
    <w:embedBold r:id="rId5" w:fontKey="{9EC4FA46-EC37-4BD8-B8E8-451460ECEF2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71E8" w:rsidRDefault="000F71E8">
    <w:pPr>
      <w:pBdr>
        <w:top w:val="none" w:sz="0" w:space="0" w:color="000000"/>
        <w:left w:val="none" w:sz="0" w:space="0" w:color="000000"/>
        <w:bottom w:val="none" w:sz="0" w:space="0" w:color="000000"/>
        <w:right w:val="none" w:sz="0" w:space="0" w:color="000000"/>
        <w:between w:val="none" w:sz="0" w:space="0" w:color="000000"/>
      </w:pBdr>
      <w:tabs>
        <w:tab w:val="center" w:pos="4677"/>
        <w:tab w:val="right" w:pos="9329"/>
        <w:tab w:val="right" w:pos="9355"/>
      </w:tabs>
      <w:jc w:val="right"/>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37DF" w:rsidRDefault="005037DF">
      <w:r>
        <w:separator/>
      </w:r>
    </w:p>
  </w:footnote>
  <w:footnote w:type="continuationSeparator" w:id="0">
    <w:p w:rsidR="005037DF" w:rsidRDefault="005037D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1E8"/>
    <w:rsid w:val="000F71E8"/>
    <w:rsid w:val="000F74EE"/>
    <w:rsid w:val="00440540"/>
    <w:rsid w:val="0047720A"/>
    <w:rsid w:val="005037DF"/>
    <w:rsid w:val="005708FD"/>
    <w:rsid w:val="006C131A"/>
    <w:rsid w:val="007378A3"/>
    <w:rsid w:val="00762832"/>
    <w:rsid w:val="007C249F"/>
    <w:rsid w:val="007C7D02"/>
    <w:rsid w:val="007E153C"/>
    <w:rsid w:val="00A474F2"/>
    <w:rsid w:val="00D503DB"/>
    <w:rsid w:val="00F42C7C"/>
    <w:rsid w:val="00FE18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ru" w:eastAsia="ru-RU"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character" w:styleId="a6">
    <w:name w:val="Hyperlink"/>
    <w:basedOn w:val="a0"/>
    <w:uiPriority w:val="99"/>
    <w:unhideWhenUsed/>
    <w:rsid w:val="007378A3"/>
    <w:rPr>
      <w:color w:val="0000FF" w:themeColor="hyperlink"/>
      <w:u w:val="single"/>
    </w:rPr>
  </w:style>
  <w:style w:type="character" w:customStyle="1" w:styleId="UnresolvedMention">
    <w:name w:val="Unresolved Mention"/>
    <w:basedOn w:val="a0"/>
    <w:uiPriority w:val="99"/>
    <w:semiHidden/>
    <w:unhideWhenUsed/>
    <w:rsid w:val="007378A3"/>
    <w:rPr>
      <w:color w:val="605E5C"/>
      <w:shd w:val="clear" w:color="auto" w:fill="E1DFDD"/>
    </w:rPr>
  </w:style>
  <w:style w:type="paragraph" w:styleId="a7">
    <w:name w:val="Normal (Web)"/>
    <w:basedOn w:val="a"/>
    <w:uiPriority w:val="99"/>
    <w:unhideWhenUsed/>
    <w:rsid w:val="005708FD"/>
    <w:pPr>
      <w:autoSpaceDE w:val="0"/>
      <w:autoSpaceDN w:val="0"/>
    </w:pPr>
    <w:rPr>
      <w:rFonts w:ascii="Times New Roman" w:eastAsia="Calibri" w:hAnsi="Times New Roman" w:cs="Times New Roman"/>
      <w:lang w:val="ru-RU"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ru" w:eastAsia="ru-RU"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character" w:styleId="a6">
    <w:name w:val="Hyperlink"/>
    <w:basedOn w:val="a0"/>
    <w:uiPriority w:val="99"/>
    <w:unhideWhenUsed/>
    <w:rsid w:val="007378A3"/>
    <w:rPr>
      <w:color w:val="0000FF" w:themeColor="hyperlink"/>
      <w:u w:val="single"/>
    </w:rPr>
  </w:style>
  <w:style w:type="character" w:customStyle="1" w:styleId="UnresolvedMention">
    <w:name w:val="Unresolved Mention"/>
    <w:basedOn w:val="a0"/>
    <w:uiPriority w:val="99"/>
    <w:semiHidden/>
    <w:unhideWhenUsed/>
    <w:rsid w:val="007378A3"/>
    <w:rPr>
      <w:color w:val="605E5C"/>
      <w:shd w:val="clear" w:color="auto" w:fill="E1DFDD"/>
    </w:rPr>
  </w:style>
  <w:style w:type="paragraph" w:styleId="a7">
    <w:name w:val="Normal (Web)"/>
    <w:basedOn w:val="a"/>
    <w:uiPriority w:val="99"/>
    <w:unhideWhenUsed/>
    <w:rsid w:val="005708FD"/>
    <w:pPr>
      <w:autoSpaceDE w:val="0"/>
      <w:autoSpaceDN w:val="0"/>
    </w:pPr>
    <w:rPr>
      <w:rFonts w:ascii="Times New Roman" w:eastAsia="Calibri" w:hAnsi="Times New Roman" w:cs="Times New Roman"/>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421067">
      <w:bodyDiv w:val="1"/>
      <w:marLeft w:val="0"/>
      <w:marRight w:val="0"/>
      <w:marTop w:val="0"/>
      <w:marBottom w:val="0"/>
      <w:divBdr>
        <w:top w:val="none" w:sz="0" w:space="0" w:color="auto"/>
        <w:left w:val="none" w:sz="0" w:space="0" w:color="auto"/>
        <w:bottom w:val="none" w:sz="0" w:space="0" w:color="auto"/>
        <w:right w:val="none" w:sz="0" w:space="0" w:color="auto"/>
      </w:divBdr>
    </w:div>
    <w:div w:id="688218914">
      <w:bodyDiv w:val="1"/>
      <w:marLeft w:val="0"/>
      <w:marRight w:val="0"/>
      <w:marTop w:val="0"/>
      <w:marBottom w:val="0"/>
      <w:divBdr>
        <w:top w:val="none" w:sz="0" w:space="0" w:color="auto"/>
        <w:left w:val="none" w:sz="0" w:space="0" w:color="auto"/>
        <w:bottom w:val="none" w:sz="0" w:space="0" w:color="auto"/>
        <w:right w:val="none" w:sz="0" w:space="0" w:color="auto"/>
      </w:divBdr>
    </w:div>
    <w:div w:id="1760129708">
      <w:bodyDiv w:val="1"/>
      <w:marLeft w:val="0"/>
      <w:marRight w:val="0"/>
      <w:marTop w:val="0"/>
      <w:marBottom w:val="0"/>
      <w:divBdr>
        <w:top w:val="none" w:sz="0" w:space="0" w:color="auto"/>
        <w:left w:val="none" w:sz="0" w:space="0" w:color="auto"/>
        <w:bottom w:val="none" w:sz="0" w:space="0" w:color="auto"/>
        <w:right w:val="none" w:sz="0" w:space="0" w:color="auto"/>
      </w:divBdr>
    </w:div>
    <w:div w:id="2012877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2C561-2FBB-4638-9881-ACD73694E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5918</Words>
  <Characters>33735</Characters>
  <Application>Microsoft Office Word</Application>
  <DocSecurity>0</DocSecurity>
  <Lines>281</Lines>
  <Paragraphs>79</Paragraphs>
  <ScaleCrop>false</ScaleCrop>
  <Company/>
  <LinksUpToDate>false</LinksUpToDate>
  <CharactersWithSpaces>39574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Руслан Сейдалиев</cp:lastModifiedBy>
  <cp:revision>8</cp:revision>
  <dcterms:created xsi:type="dcterms:W3CDTF">2026-03-24T17:16:00Z</dcterms:created>
  <dcterms:modified xsi:type="dcterms:W3CDTF">2026-07-06T17:19:00Z</dcterms:modified>
</cp:coreProperties>
</file>